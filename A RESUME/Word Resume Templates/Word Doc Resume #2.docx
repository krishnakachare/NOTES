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2"/>
      </w:sdtPr>
      <w:sdtContent>
        <w:p w:rsidR="00000000" w:rsidDel="00000000" w:rsidP="00000000" w:rsidRDefault="00000000" w:rsidRPr="00000000" w14:paraId="00000001">
          <w:pPr>
            <w:pStyle w:val="Title"/>
            <w:spacing w:before="0" w:lineRule="auto"/>
            <w:jc w:val="left"/>
            <w:rPr>
              <w:del w:author="Zuber Chowki" w:id="0" w:date="2021-11-16T16:22:59Z"/>
              <w:rFonts w:ascii="Arial" w:cs="Arial" w:eastAsia="Arial" w:hAnsi="Arial"/>
              <w:sz w:val="16"/>
              <w:szCs w:val="16"/>
            </w:rPr>
            <w:pPrChange w:author="Zuber Chowki" w:id="0" w:date="2021-11-16T16:22:59Z">
              <w:pPr>
                <w:pStyle w:val="Title"/>
                <w:spacing w:before="0" w:lineRule="auto"/>
              </w:pPr>
            </w:pPrChange>
          </w:pPr>
          <w:sdt>
            <w:sdtPr>
              <w:tag w:val="goog_rdk_1"/>
            </w:sdtPr>
            <w:sdtContent>
              <w:del w:author="Zuber Chowki" w:id="0" w:date="2021-11-16T16:22:59Z">
                <w:bookmarkStart w:colFirst="0" w:colLast="0" w:name="_heading=h.gjdgxs" w:id="0"/>
                <w:bookmarkEnd w:id="0"/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p w:rsidR="00000000" w:rsidDel="00000000" w:rsidP="00000000" w:rsidRDefault="00000000" w:rsidRPr="00000000" w14:paraId="00000002">
      <w:pPr>
        <w:spacing w:before="0" w:line="240" w:lineRule="auto"/>
        <w:ind w:right="0"/>
        <w:rPr>
          <w:rFonts w:ascii="Spectral" w:cs="Spectral" w:eastAsia="Spectral" w:hAnsi="Spectral"/>
          <w:b w:val="1"/>
          <w:color w:val="247f93"/>
          <w:sz w:val="72"/>
          <w:szCs w:val="72"/>
        </w:rPr>
      </w:pPr>
      <w:sdt>
        <w:sdtPr>
          <w:tag w:val="goog_rdk_3"/>
        </w:sdtPr>
        <w:sdtContent>
          <w:del w:author="Zuber Chowki" w:id="0" w:date="2021-11-16T16:22:59Z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delText xml:space="preserve">Strategist Resume  </w:delTex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delText xml:space="preserve">(Delete this tag)</w:delText>
            </w:r>
          </w:del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495"/>
        <w:gridCol w:w="375"/>
        <w:gridCol w:w="6720"/>
        <w:tblGridChange w:id="0">
          <w:tblGrid>
            <w:gridCol w:w="2910"/>
            <w:gridCol w:w="495"/>
            <w:gridCol w:w="375"/>
            <w:gridCol w:w="67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3">
            <w:pPr>
              <w:pStyle w:val="Heading1"/>
              <w:rPr>
                <w:rFonts w:ascii="Arial" w:cs="Arial" w:eastAsia="Arial" w:hAnsi="Arial"/>
                <w:color w:val="000000"/>
                <w:sz w:val="14"/>
                <w:szCs w:val="14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rPr>
                <w:rFonts w:ascii="Arial" w:cs="Arial" w:eastAsia="Arial" w:hAnsi="Arial"/>
                <w:color w:val="000000"/>
                <w:sz w:val="28"/>
                <w:szCs w:val="28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</w:rPr>
              <w:drawing>
                <wp:inline distB="114300" distT="114300" distL="114300" distR="114300">
                  <wp:extent cx="1589722" cy="1589722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722" cy="1589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30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0A">
                  <w:pPr>
                    <w:pStyle w:val="Heading1"/>
                    <w:spacing w:line="276" w:lineRule="auto"/>
                    <w:rPr>
                      <w:rFonts w:ascii="Roboto Mono" w:cs="Roboto Mono" w:eastAsia="Roboto Mono" w:hAnsi="Roboto Mono"/>
                      <w:color w:val="45818e"/>
                      <w:sz w:val="28"/>
                      <w:szCs w:val="28"/>
                    </w:rPr>
                  </w:pPr>
                  <w:bookmarkStart w:colFirst="0" w:colLast="0" w:name="_heading=h.3znysh7" w:id="3"/>
                  <w:bookmarkEnd w:id="3"/>
                  <w:r w:rsidDel="00000000" w:rsidR="00000000" w:rsidRPr="00000000">
                    <w:rPr>
                      <w:rFonts w:ascii="Roboto Mono" w:cs="Roboto Mono" w:eastAsia="Roboto Mono" w:hAnsi="Roboto Mono"/>
                      <w:color w:val="247f93"/>
                      <w:sz w:val="20"/>
                      <w:szCs w:val="20"/>
                      <w:rtl w:val="0"/>
                    </w:rPr>
                    <w:t xml:space="preserve">CONTACT 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B">
            <w:pPr>
              <w:spacing w:before="0" w:line="240" w:lineRule="auto"/>
              <w:rPr>
                <w:rFonts w:ascii="Arial" w:cs="Arial" w:eastAsia="Arial" w:hAnsi="Arial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880.0" w:type="dxa"/>
              <w:jc w:val="left"/>
              <w:tblLayout w:type="fixed"/>
              <w:tblLook w:val="0600"/>
            </w:tblPr>
            <w:tblGrid>
              <w:gridCol w:w="390"/>
              <w:gridCol w:w="2490"/>
              <w:tblGridChange w:id="0">
                <w:tblGrid>
                  <w:gridCol w:w="390"/>
                  <w:gridCol w:w="2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C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12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D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Phone Number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E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11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F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name@email.com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0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14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1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City, State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2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13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3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www.yourwebsite.com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4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9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5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Twitter @username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6">
                  <w:pPr>
                    <w:spacing w:before="0" w:line="240" w:lineRule="auto"/>
                    <w:ind w:left="-90" w:right="-405" w:firstLine="0"/>
                    <w:rPr>
                      <w:rFonts w:ascii="Arial" w:cs="Arial" w:eastAsia="Arial" w:hAnsi="Arial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52400" cy="152400"/>
                        <wp:effectExtent b="0" l="0" r="0" t="0"/>
                        <wp:docPr id="8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7">
                  <w:pPr>
                    <w:spacing w:before="0" w:line="240" w:lineRule="auto"/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434343"/>
                      <w:sz w:val="18"/>
                      <w:szCs w:val="18"/>
                      <w:rtl w:val="0"/>
                    </w:rPr>
                    <w:t xml:space="preserve">LinkedIn.com/username</w:t>
                  </w:r>
                </w:p>
              </w:tc>
            </w:tr>
          </w:tbl>
          <w:p w:rsidR="00000000" w:rsidDel="00000000" w:rsidP="00000000" w:rsidRDefault="00000000" w:rsidRPr="00000000" w14:paraId="00000018">
            <w:pPr>
              <w:spacing w:before="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1A">
                  <w:pPr>
                    <w:pStyle w:val="Heading1"/>
                    <w:spacing w:line="276" w:lineRule="auto"/>
                    <w:rPr>
                      <w:rFonts w:ascii="Roboto Mono" w:cs="Roboto Mono" w:eastAsia="Roboto Mono" w:hAnsi="Roboto Mono"/>
                      <w:color w:val="45818e"/>
                      <w:sz w:val="28"/>
                      <w:szCs w:val="28"/>
                    </w:rPr>
                  </w:pPr>
                  <w:bookmarkStart w:colFirst="0" w:colLast="0" w:name="_heading=h.2et92p0" w:id="4"/>
                  <w:bookmarkEnd w:id="4"/>
                  <w:r w:rsidDel="00000000" w:rsidR="00000000" w:rsidRPr="00000000">
                    <w:rPr>
                      <w:rFonts w:ascii="Roboto Mono" w:cs="Roboto Mono" w:eastAsia="Roboto Mono" w:hAnsi="Roboto Mono"/>
                      <w:color w:val="247f93"/>
                      <w:sz w:val="20"/>
                      <w:szCs w:val="20"/>
                      <w:rtl w:val="0"/>
                    </w:rPr>
                    <w:t xml:space="preserve">AREAS OF EXPERTISE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B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Experience Highlight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br w:type="textWrapping"/>
              <w:t xml:space="preserve">This is where you will mention </w:t>
              <w:br w:type="textWrapping"/>
              <w:t xml:space="preserve">your experience more generally</w:t>
            </w:r>
          </w:p>
          <w:p w:rsidR="00000000" w:rsidDel="00000000" w:rsidP="00000000" w:rsidRDefault="00000000" w:rsidRPr="00000000" w14:paraId="0000001D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Experience Highlight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br w:type="textWrapping"/>
              <w:t xml:space="preserve">This is where you will mention </w:t>
              <w:br w:type="textWrapping"/>
              <w:t xml:space="preserve">your experience more generally</w:t>
            </w:r>
          </w:p>
          <w:p w:rsidR="00000000" w:rsidDel="00000000" w:rsidP="00000000" w:rsidRDefault="00000000" w:rsidRPr="00000000" w14:paraId="0000001F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Experience Highlight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br w:type="textWrapping"/>
              <w:t xml:space="preserve">This is where you will mention </w:t>
              <w:br w:type="textWrapping"/>
              <w:t xml:space="preserve">your experience more generally</w:t>
            </w:r>
          </w:p>
          <w:p w:rsidR="00000000" w:rsidDel="00000000" w:rsidP="00000000" w:rsidRDefault="00000000" w:rsidRPr="00000000" w14:paraId="00000021">
            <w:pPr>
              <w:spacing w:before="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2">
                  <w:pPr>
                    <w:pStyle w:val="Heading1"/>
                    <w:spacing w:line="276" w:lineRule="auto"/>
                    <w:rPr>
                      <w:rFonts w:ascii="Roboto Mono" w:cs="Roboto Mono" w:eastAsia="Roboto Mono" w:hAnsi="Roboto Mono"/>
                      <w:color w:val="45818e"/>
                      <w:sz w:val="28"/>
                      <w:szCs w:val="28"/>
                    </w:rPr>
                  </w:pPr>
                  <w:bookmarkStart w:colFirst="0" w:colLast="0" w:name="_heading=h.tyjcwt" w:id="5"/>
                  <w:bookmarkEnd w:id="5"/>
                  <w:r w:rsidDel="00000000" w:rsidR="00000000" w:rsidRPr="00000000">
                    <w:rPr>
                      <w:rFonts w:ascii="Roboto Mono" w:cs="Roboto Mono" w:eastAsia="Roboto Mono" w:hAnsi="Roboto Mono"/>
                      <w:color w:val="247f93"/>
                      <w:sz w:val="20"/>
                      <w:szCs w:val="20"/>
                      <w:rtl w:val="0"/>
                    </w:rPr>
                    <w:t xml:space="preserve">AWARDS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Excellence Award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This is where you can write a blurb about an award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Excellence Award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This is where you can write a blurb about an award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.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5">
            <w:pPr>
              <w:pStyle w:val="Heading1"/>
              <w:ind w:right="28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6">
            <w:pPr>
              <w:pStyle w:val="Heading1"/>
              <w:ind w:right="285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right="0"/>
              <w:rPr>
                <w:rFonts w:ascii="Muli" w:cs="Muli" w:eastAsia="Muli" w:hAnsi="Muli"/>
                <w:color w:val="5f7e88"/>
                <w:sz w:val="82"/>
                <w:szCs w:val="82"/>
              </w:rPr>
            </w:pPr>
            <w:r w:rsidDel="00000000" w:rsidR="00000000" w:rsidRPr="00000000">
              <w:rPr>
                <w:rFonts w:ascii="Muli" w:cs="Muli" w:eastAsia="Muli" w:hAnsi="Muli"/>
                <w:color w:val="5f7e88"/>
                <w:sz w:val="82"/>
                <w:szCs w:val="82"/>
                <w:rtl w:val="0"/>
              </w:rPr>
              <w:t xml:space="preserve">JOHN B. CLARK</w:t>
            </w:r>
          </w:p>
          <w:p w:rsidR="00000000" w:rsidDel="00000000" w:rsidP="00000000" w:rsidRDefault="00000000" w:rsidRPr="00000000" w14:paraId="00000028">
            <w:pPr>
              <w:spacing w:after="300" w:before="0" w:line="360" w:lineRule="auto"/>
              <w:rPr>
                <w:rFonts w:ascii="Arial" w:cs="Arial" w:eastAsia="Arial" w:hAnsi="Arial"/>
                <w:color w:val="6e7b84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6e7b84"/>
                <w:sz w:val="12"/>
                <w:szCs w:val="12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color w:val="6e7b84"/>
                <w:sz w:val="28"/>
                <w:szCs w:val="28"/>
                <w:rtl w:val="0"/>
              </w:rPr>
              <w:t xml:space="preserve">YOUR JOB TITLE GOES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Write a concise, two sentence summary of your job history including: years of experience, industry of experience, and areas of experience. Include specifics about your areas of expertise and when you have had proven success.</w:t>
            </w:r>
          </w:p>
          <w:p w:rsidR="00000000" w:rsidDel="00000000" w:rsidP="00000000" w:rsidRDefault="00000000" w:rsidRPr="00000000" w14:paraId="0000002A">
            <w:pPr>
              <w:spacing w:before="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tr>
              <w:trPr>
                <w:cantSplit w:val="0"/>
                <w:trHeight w:val="3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B">
                  <w:pPr>
                    <w:pStyle w:val="Heading1"/>
                    <w:spacing w:line="276" w:lineRule="auto"/>
                    <w:rPr>
                      <w:rFonts w:ascii="Roboto Mono" w:cs="Roboto Mono" w:eastAsia="Roboto Mono" w:hAnsi="Roboto Mono"/>
                      <w:color w:val="45818e"/>
                      <w:sz w:val="28"/>
                      <w:szCs w:val="28"/>
                    </w:rPr>
                  </w:pPr>
                  <w:bookmarkStart w:colFirst="0" w:colLast="0" w:name="_heading=h.3dy6vkm" w:id="6"/>
                  <w:bookmarkEnd w:id="6"/>
                  <w:r w:rsidDel="00000000" w:rsidR="00000000" w:rsidRPr="00000000">
                    <w:rPr>
                      <w:rFonts w:ascii="Roboto Mono" w:cs="Roboto Mono" w:eastAsia="Roboto Mono" w:hAnsi="Roboto Mono"/>
                      <w:color w:val="247f93"/>
                      <w:sz w:val="20"/>
                      <w:szCs w:val="20"/>
                      <w:rtl w:val="0"/>
                    </w:rPr>
                    <w:t xml:space="preserve">WORK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C">
            <w:pPr>
              <w:pStyle w:val="Heading2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WRITE YOUR JOB TITLE HERE</w:t>
            </w:r>
          </w:p>
          <w:p w:rsidR="00000000" w:rsidDel="00000000" w:rsidP="00000000" w:rsidRDefault="00000000" w:rsidRPr="00000000" w14:paraId="0000002D">
            <w:pPr>
              <w:pStyle w:val="Heading3"/>
              <w:rPr>
                <w:rFonts w:ascii="Arial" w:cs="Arial" w:eastAsia="Arial" w:hAnsi="Arial"/>
                <w:i w:val="1"/>
                <w:color w:val="434343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Arial" w:cs="Arial" w:eastAsia="Arial" w:hAnsi="Arial"/>
                <w:i w:val="1"/>
                <w:color w:val="434343"/>
                <w:rtl w:val="0"/>
              </w:rPr>
              <w:t xml:space="preserve">Company Name •  Location •  2018 - Present</w:t>
            </w:r>
          </w:p>
          <w:p w:rsidR="00000000" w:rsidDel="00000000" w:rsidP="00000000" w:rsidRDefault="00000000" w:rsidRPr="00000000" w14:paraId="0000002E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1">
            <w:pPr>
              <w:pStyle w:val="Heading2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WRITE YOUR JOB TITLE HERE</w:t>
            </w:r>
          </w:p>
          <w:p w:rsidR="00000000" w:rsidDel="00000000" w:rsidP="00000000" w:rsidRDefault="00000000" w:rsidRPr="00000000" w14:paraId="00000032">
            <w:pPr>
              <w:pStyle w:val="Heading3"/>
              <w:rPr>
                <w:rFonts w:ascii="Arial" w:cs="Arial" w:eastAsia="Arial" w:hAnsi="Arial"/>
                <w:i w:val="1"/>
                <w:color w:val="434343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Arial" w:cs="Arial" w:eastAsia="Arial" w:hAnsi="Arial"/>
                <w:i w:val="1"/>
                <w:color w:val="434343"/>
                <w:rtl w:val="0"/>
              </w:rPr>
              <w:t xml:space="preserve">Company Name •  Location •  2016 - 2018</w:t>
            </w:r>
          </w:p>
          <w:p w:rsidR="00000000" w:rsidDel="00000000" w:rsidP="00000000" w:rsidRDefault="00000000" w:rsidRPr="00000000" w14:paraId="00000033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5">
            <w:pPr>
              <w:pStyle w:val="Heading2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WRITE YOUR JOB TITLE HERE</w:t>
            </w:r>
          </w:p>
          <w:p w:rsidR="00000000" w:rsidDel="00000000" w:rsidP="00000000" w:rsidRDefault="00000000" w:rsidRPr="00000000" w14:paraId="00000036">
            <w:pPr>
              <w:pStyle w:val="Heading3"/>
              <w:rPr>
                <w:rFonts w:ascii="Arial" w:cs="Arial" w:eastAsia="Arial" w:hAnsi="Arial"/>
                <w:i w:val="1"/>
                <w:color w:val="434343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Fonts w:ascii="Arial" w:cs="Arial" w:eastAsia="Arial" w:hAnsi="Arial"/>
                <w:i w:val="1"/>
                <w:color w:val="434343"/>
                <w:rtl w:val="0"/>
              </w:rPr>
              <w:t xml:space="preserve">Company Name •  Location •  2014 - 2016</w:t>
            </w:r>
          </w:p>
          <w:p w:rsidR="00000000" w:rsidDel="00000000" w:rsidP="00000000" w:rsidRDefault="00000000" w:rsidRPr="00000000" w14:paraId="00000037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9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before="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tr>
              <w:trPr>
                <w:cantSplit w:val="0"/>
                <w:trHeight w:val="3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3B">
                  <w:pPr>
                    <w:pStyle w:val="Heading1"/>
                    <w:spacing w:line="276" w:lineRule="auto"/>
                    <w:rPr>
                      <w:rFonts w:ascii="Roboto Mono" w:cs="Roboto Mono" w:eastAsia="Roboto Mono" w:hAnsi="Roboto Mono"/>
                      <w:color w:val="45818e"/>
                      <w:sz w:val="28"/>
                      <w:szCs w:val="28"/>
                    </w:rPr>
                  </w:pPr>
                  <w:bookmarkStart w:colFirst="0" w:colLast="0" w:name="_heading=h.lnxbz9" w:id="13"/>
                  <w:bookmarkEnd w:id="13"/>
                  <w:r w:rsidDel="00000000" w:rsidR="00000000" w:rsidRPr="00000000">
                    <w:rPr>
                      <w:rFonts w:ascii="Roboto Mono" w:cs="Roboto Mono" w:eastAsia="Roboto Mono" w:hAnsi="Roboto Mono"/>
                      <w:color w:val="247f93"/>
                      <w:sz w:val="20"/>
                      <w:szCs w:val="20"/>
                      <w:rtl w:val="0"/>
                    </w:rPr>
                    <w:t xml:space="preserve">EDUCATION &amp; CREDENTIALS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C">
            <w:pPr>
              <w:pStyle w:val="Heading2"/>
              <w:rPr>
                <w:rFonts w:ascii="Arial" w:cs="Arial" w:eastAsia="Arial" w:hAnsi="Arial"/>
                <w:sz w:val="18"/>
                <w:szCs w:val="18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Degree Name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br w:type="textWrapping"/>
              <w:t xml:space="preserve">University Name, Location, </w:t>
              <w:br w:type="textWrapping"/>
              <w:t xml:space="preserve">Graduation Year </w:t>
            </w:r>
          </w:p>
          <w:p w:rsidR="00000000" w:rsidDel="00000000" w:rsidP="00000000" w:rsidRDefault="00000000" w:rsidRPr="00000000" w14:paraId="0000003D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before="0" w:lineRule="auto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18"/>
                <w:szCs w:val="18"/>
                <w:rtl w:val="0"/>
              </w:rPr>
              <w:t xml:space="preserve">Certifications: 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Include any and all certifications you hold.</w:t>
            </w:r>
          </w:p>
          <w:p w:rsidR="00000000" w:rsidDel="00000000" w:rsidP="00000000" w:rsidRDefault="00000000" w:rsidRPr="00000000" w14:paraId="0000003F">
            <w:pPr>
              <w:spacing w:before="0" w:line="276" w:lineRule="auto"/>
              <w:ind w:right="0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pStyle w:val="Heading1"/>
              <w:ind w:right="28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2">
            <w:pPr>
              <w:pStyle w:val="Heading1"/>
              <w:ind w:right="285"/>
              <w:rPr>
                <w:rFonts w:ascii="Arial" w:cs="Arial" w:eastAsia="Arial" w:hAnsi="Arial"/>
              </w:rPr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before="0"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ssistant ExtraLight">
    <w:embedRegular w:fontKey="{00000000-0000-0000-0000-000000000000}" r:id="rId1" w:subsetted="0"/>
    <w:embedBold w:fontKey="{00000000-0000-0000-0000-000000000000}" r:id="rId2" w:subsetted="0"/>
  </w:font>
  <w:font w:name="Archivo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uli"/>
  <w:font w:name="Spectral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ssistant ExtraLight" w:cs="Assistant ExtraLight" w:eastAsia="Assistant ExtraLight" w:hAnsi="Assistant ExtraLight"/>
        <w:color w:val="666666"/>
        <w:lang w:val="en"/>
      </w:rPr>
    </w:rPrDefault>
    <w:pPrDefault>
      <w:pPr>
        <w:widowControl w:val="0"/>
        <w:spacing w:before="200" w:line="312" w:lineRule="auto"/>
        <w:ind w:righ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40" w:lineRule="auto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40" w:lineRule="auto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0" w:line="240" w:lineRule="auto"/>
      <w:outlineLvl w:val="0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00" w:line="240" w:lineRule="auto"/>
      <w:outlineLvl w:val="1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100" w:before="100" w:line="240" w:lineRule="auto"/>
      <w:outlineLvl w:val="2"/>
    </w:pPr>
    <w:rPr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outlineLvl w:val="3"/>
    </w:pPr>
    <w:rPr>
      <w:color w:val="434343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Subtitle">
    <w:name w:val="Subtitle"/>
    <w:basedOn w:val="Normal"/>
    <w:next w:val="Normal"/>
    <w:uiPriority w:val="11"/>
    <w:qFormat w:val="1"/>
    <w:pPr>
      <w:spacing w:before="0" w:line="276" w:lineRule="auto"/>
    </w:pPr>
    <w:rPr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spacing w:before="0" w:line="276" w:lineRule="auto"/>
    </w:pPr>
    <w:rPr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Spectral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AssistantExtraLight-regular.ttf"/><Relationship Id="rId2" Type="http://schemas.openxmlformats.org/officeDocument/2006/relationships/font" Target="fonts/AssistantExtraLight-bold.ttf"/><Relationship Id="rId3" Type="http://schemas.openxmlformats.org/officeDocument/2006/relationships/font" Target="fonts/ArchivoNarrow-regular.ttf"/><Relationship Id="rId4" Type="http://schemas.openxmlformats.org/officeDocument/2006/relationships/font" Target="fonts/ArchivoNarrow-bold.ttf"/><Relationship Id="rId9" Type="http://schemas.openxmlformats.org/officeDocument/2006/relationships/font" Target="fonts/Spectral-italic.ttf"/><Relationship Id="rId14" Type="http://schemas.openxmlformats.org/officeDocument/2006/relationships/font" Target="fonts/RobotoMono-boldItalic.ttf"/><Relationship Id="rId5" Type="http://schemas.openxmlformats.org/officeDocument/2006/relationships/font" Target="fonts/ArchivoNarrow-italic.ttf"/><Relationship Id="rId6" Type="http://schemas.openxmlformats.org/officeDocument/2006/relationships/font" Target="fonts/ArchivoNarrow-boldItalic.ttf"/><Relationship Id="rId7" Type="http://schemas.openxmlformats.org/officeDocument/2006/relationships/font" Target="fonts/Spectral-regular.ttf"/><Relationship Id="rId8" Type="http://schemas.openxmlformats.org/officeDocument/2006/relationships/font" Target="fonts/Spectral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0NzICKU2L16bM14HcwnELi3t7Q==">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2021-02-28T05:13:00Z</dcterms:created>
</cp:coreProperties>
</file>